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Fictional contract DOC-501</w:t>
      </w:r>
    </w:p>
    <w:p>
      <w:r>
        <w:t>The approved supplier is Vela Labs.</w:t>
      </w:r>
    </w:p>
    <w:p>
      <w:pPr>
        <w:pStyle w:val="ListBullet"/>
      </w:pPr>
      <w:r>
        <w:t>Deliver blue cases.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Cases</w:t>
            </w:r>
          </w:p>
        </w:tc>
        <w:tc>
          <w:tcPr>
            <w:tcW w:type="dxa" w:w="4320"/>
          </w:tcPr>
          <w:p>
            <w:r>
              <w:t>EUR 415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665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65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Current allocation 619.</w:t>
        <w:footnoteReference w:id="2"/>
      </w:r>
    </w:p>
    <w:p>
      <w:del w:id="1" w:author="Fiction">
        <w:r>
          <w:delText>Deleted allocation 999.</w:delText>
        </w:r>
      </w:del>
      <w:ins w:id="2" w:author="Fiction">
        <w:r>
          <w:t>Proposed allocation 620.</w:t>
        </w:r>
      </w:ins>
    </w:p>
    <w:p>
      <w:commentRangeStart w:id="0"/>
      <w:r>
        <w:t>Reviewed claim.</w:t>
      </w:r>
      <w:commentRangeEnd w:id="0"/>
      <w: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Fiction">
    <w:p>
      <w:r>
        <w:t>Comment COMMENT-503: proposal is not approved.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2">
    <w:p>
      <w:r>
        <w:t>Footnote qualification FN-502: only domestic orders.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footnotes" Type="http://schemas.openxmlformats.org/officeDocument/2006/relationships/footnotes" Target="footnotes.xml"/><Relationship Id="rId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